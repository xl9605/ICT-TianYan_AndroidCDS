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center"/>
        <w:outlineLvl w:val="0"/>
        <w:rPr>
          <w:rFonts w:ascii="微软雅黑" w:eastAsia="微软雅黑" w:hAnsi="微软雅黑" w:cs="Helvetica"/>
          <w:b/>
          <w:bCs/>
          <w:color w:val="000000"/>
          <w:sz w:val="23"/>
          <w:szCs w:val="23"/>
        </w:rPr>
      </w:pPr>
      <w:r>
        <w:rPr>
          <w:rFonts w:ascii="微软雅黑" w:eastAsia="微软雅黑" w:hAnsi="微软雅黑" w:cs="Helvetica"/>
          <w:b/>
          <w:bCs/>
          <w:color w:val="21759B"/>
          <w:sz w:val="30"/>
          <w:szCs w:val="30"/>
        </w:rPr>
        <w:t>Ubuntu 18.04安装MySQL（5.7.23）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此篇为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http://www.cnblogs.com/EasonJim/p/7139275.html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的分支页。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b/>
          <w:bCs/>
          <w:color w:val="000000"/>
          <w:kern w:val="0"/>
          <w:szCs w:val="21"/>
        </w:rPr>
        <w:t>安装MySQL前需要做如下了解：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1、MySQL各类型版本的区别，参考：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http://www.cnblogs.com/EasonJim/p/6274344.html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2、官方的下载地址一般指向最新的版本下载，如果要下载以前的版本，比如5.5.x的版本，有特殊入口，参考：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http://www.cnblogs.com/EasonJim/p/7147134.html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3、随着时间的推移，教程上可能会失效，但是</w:t>
      </w:r>
      <w:proofErr w:type="gramStart"/>
      <w:r>
        <w:rPr>
          <w:rFonts w:ascii="微软雅黑" w:eastAsia="微软雅黑" w:hAnsi="微软雅黑" w:cs="Helvetica"/>
          <w:color w:val="000000"/>
          <w:kern w:val="0"/>
          <w:szCs w:val="21"/>
        </w:rPr>
        <w:t>最</w:t>
      </w:r>
      <w:proofErr w:type="gramEnd"/>
      <w:r>
        <w:rPr>
          <w:rFonts w:ascii="微软雅黑" w:eastAsia="微软雅黑" w:hAnsi="微软雅黑" w:cs="Helvetica"/>
          <w:color w:val="000000"/>
          <w:kern w:val="0"/>
          <w:szCs w:val="21"/>
        </w:rPr>
        <w:t>标准和最新的教程官方是提供的，入口请参考：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http://www.cnblogs.com/EasonJim/p/7147198.html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b/>
          <w:bCs/>
          <w:color w:val="000000"/>
          <w:kern w:val="0"/>
          <w:szCs w:val="21"/>
        </w:rPr>
        <w:t>安装方式的选择：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0、前提，无论是哪有安装方式都必须对my.cnf文件有所了解，参考：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http://www.cnblogs.com/EasonJim/p/7158466.html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1、在安装之前需要注意，前面有篇文章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http://www.cnblogs.com/EasonJim/p/6275863.html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是讲解Mac下安装MySQL的，里面采用的安装方式基于安装包pkg，有安装界面，安装好之后在系统设置和命令行上自动配置了环境变量等。</w:t>
      </w:r>
      <w:bookmarkStart w:id="0" w:name="_GoBack"/>
      <w:bookmarkEnd w:id="0"/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2、对于Mac下安装，我觉得越简单越好，能用就行了，毕竟在Mac下不可能作为服务器使用，至于开机启动和不启动也没关系，只要能做简单的测试即可。命令行这些也无关紧要。还有就是很多时候在开发时都是连接公司的服务器来进行的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3、而对于在Linux下安装，如果为开发服务器，那么建议安装deb版本，也就是安装包的形式，或者是APT源进行安装，安装好之后自动配置了环境变量等。观点就是能用就行，不需要太复杂的配置，比较很多时候在开发时都是连接公司的服务器来进行的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4、如果对于服务器版本的Linux，建议是安装tar.gz压缩包版本的，这个安装全部都是手动配置，包括启动服务，环境变量等，因为可以给你一个很清晰的配置思路，至于安装了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lastRenderedPageBreak/>
        <w:t>什么，配置了什么，这些都可以一步了然的排查出来。当然，在Linux下deb还是tar.gz各有各的好处，毕竟这些都可以根据需要进行版本选择。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5、通过安装tar.gz压缩包版本，也就是二进制包，能在同一台机器上安装多个MySQL。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b/>
          <w:bCs/>
          <w:color w:val="000000"/>
          <w:kern w:val="0"/>
          <w:szCs w:val="21"/>
        </w:rPr>
        <w:t>安装步骤：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b/>
          <w:bCs/>
          <w:color w:val="000000"/>
          <w:kern w:val="0"/>
          <w:szCs w:val="21"/>
        </w:rPr>
        <w:t>一、通过APT方式安装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说明：此种方式完全参考官方提供的教程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https://dev.mysql.com/doc/mysql-apt-repo-quick-guide/en/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注意：通过APT方式安装的版本都是现在最新的版本，现在我安装的是5.7.18。通过这种方式安装好之后开机自启动都已经配置好，和命令行上的环境变量，无需手动配置。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1、（可省略）下载官方提供的mysql-apt-config.deb包进行APT源设置，下载地址：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https://dev.mysql.com/downloads/repo/apt/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0897870" cy="948690"/>
            <wp:effectExtent l="0" t="0" r="0" b="0"/>
            <wp:docPr id="1" name="图片 25" descr="https://images2015.cnblogs.com/blog/417876/201707/417876-20170712005943462-259670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5" descr="https://images2015.cnblogs.com/blog/417876/201707/417876-20170712005943462-25967018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787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不过我感觉这个配置没什么作用，只不过可以配置可以安装什么类型版本的MySQL，和一些常用工具等，这些都可以自己手动通过apt-get的方式进行安装解决。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 -i mysql-apt-config_0.8.6-1_all.deb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运行之后会出现如下界面：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85510" cy="3590290"/>
            <wp:effectExtent l="0" t="0" r="0" b="0"/>
            <wp:docPr id="2" name="图片 24" descr="https://images2015.cnblogs.com/blog/417876/201707/417876-20170712010158462-1359480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 descr="https://images2015.cnblogs.com/blog/417876/201707/417876-20170712010158462-135948024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一般只需要默认，按方向键选择OK回车即可。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完成后运行更新命令：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update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说明：官方说通过这个工具这样操作之后，安装MySQL时就是按照上面选择的来进行。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2、安装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install mysql-server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此时如果提示依赖不足，如下所示：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675630" cy="1592580"/>
            <wp:effectExtent l="0" t="0" r="0" b="0"/>
            <wp:docPr id="3" name="图片 23" descr="https://images2015.cnblogs.com/blog/417876/201707/417876-20170712013030915-745345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 descr="https://images2015.cnblogs.com/blog/417876/201707/417876-20170712013030915-74534596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那么需要运行下面命令解决依赖问题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install -f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lastRenderedPageBreak/>
        <w:t>安装MySQL时会一并安装如下所示的软件：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313045" cy="2113280"/>
            <wp:effectExtent l="0" t="0" r="0" b="0"/>
            <wp:docPr id="4" name="图片 22" descr="https://images2015.cnblogs.com/blog/417876/201707/417876-20170712013215134-1044405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 descr="https://images2015.cnblogs.com/blog/417876/201707/417876-20170712013215134-104440515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完成后再次运行sudo apt-get install mysql-server。如果没出现依赖问题，那么就不需要使用此命令。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3、安装过程的操作：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安装过程会提示输入数据库的登录名和密码，输入即可，如下所示：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780405" cy="3418205"/>
            <wp:effectExtent l="0" t="0" r="0" b="0"/>
            <wp:docPr id="5" name="图片 21" descr="https://images2015.cnblogs.com/blog/417876/201707/417876-20170712013507306-405580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 descr="https://images2015.cnblogs.com/blog/417876/201707/417876-20170712013507306-40558083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28005" cy="3430905"/>
            <wp:effectExtent l="0" t="0" r="0" b="0"/>
            <wp:docPr id="6" name="图片 20" descr="https://images2015.cnblogs.com/blog/417876/201707/417876-20170712013535197-795103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https://images2015.cnblogs.com/blog/417876/201707/417876-20170712013535197-79510316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4、安装后的操作：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说明：通过这种方式安装好之后开机自启动都已经配置好，和命令行上的环境变量，无需手动配置。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安装好之后会创建如下目录：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数据库目录：/var/lib/mysql/ 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配置文件：/usr/share/mysql（命令及配置文件） ，/etc/mysql（如：my.cnf）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相关命令：/usr/bin(mysqladmin mysqldump等命令) 和/usr/sbin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启动脚本：/etc/init.d/mysql（启动脚本文件mysql的目录）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测试：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#服务启动后端口查询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netstat -anp | grep mysql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7" name="图片 19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#服务管理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#启动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service mysql 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start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lastRenderedPageBreak/>
        <w:t>#停止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service mysql stop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#服务状态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service mysql status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8" name="图片 18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#连接数据库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 -h 127.0.0.1 -P 3306 -uroot -p123456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#-h为远程IP，-P为端口号，-u为用户名，-p为密码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#测试SQL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show databases;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5886450" cy="3484245"/>
            <wp:effectExtent l="0" t="0" r="0" b="0"/>
            <wp:docPr id="9" name="图片 17" descr="https://images2015.cnblogs.com/blog/417876/201707/417876-20170712015529087-1235120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https://images2015.cnblogs.com/blog/417876/201707/417876-20170712015529087-123512075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测试一切正常。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5、卸载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10" name="图片 16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#首先使用以下命令删除MySQL服务器：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lastRenderedPageBreak/>
        <w:t>sudo apt-get remove mysql-server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#然后，删除随MySQL服务器自动安装的任何其他软件：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autoremove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#卸载其他组件：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remove &lt;&lt;package-name&gt;&gt;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#查看从MySQL APT存储库安装的软件包列表：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dpkg -l | grep mysql | grep ii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11" name="图片 15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b/>
          <w:bCs/>
          <w:color w:val="000000"/>
          <w:kern w:val="0"/>
          <w:szCs w:val="21"/>
        </w:rPr>
        <w:t>二、通过下载离线安装包DEB Bundle进行安装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说明：参考官方安装文档，参考：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https://dev.mysql.com/doc/refman/5.7/en/linux-installation-debian.html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1、下载：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其实DEB Bundle类型就是离线deb安装包，把所有软件打包进去了。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登录站点：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https://dev.mysql.com/downloads/mysql/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40020" cy="3919855"/>
            <wp:effectExtent l="0" t="0" r="0" b="0"/>
            <wp:docPr id="12" name="图片 14" descr="https://images2015.cnblogs.com/blog/417876/201707/417876-20170712020338509-661966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https://images2015.cnblogs.com/blog/417876/201707/417876-20170712020338509-66196615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选择系统：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8244205" cy="2159000"/>
            <wp:effectExtent l="0" t="0" r="0" b="0"/>
            <wp:docPr id="13" name="图片 13" descr="https://images2015.cnblogs.com/blog/417876/201707/417876-20170712043640197-1587635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ages2015.cnblogs.com/blog/417876/201707/417876-20170712043640197-15876358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20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选择版本，在最下方选择16.04：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0993120" cy="764540"/>
            <wp:effectExtent l="0" t="0" r="0" b="0"/>
            <wp:docPr id="14" name="图片 12" descr="https://images2015.cnblogs.com/blog/417876/201707/417876-20170712020705040-1235878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https://images2015.cnblogs.com/blog/417876/201707/417876-20170712020705040-123587803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312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在列表上会有DEB Package的，这个其实就是deb文件，不过也是在线安装的形式，所以文件很小，不建议选择。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2、解压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lastRenderedPageBreak/>
        <w:t>tar xvf mysql-server_5.7.18-1ubuntu16.04_amd64.deb-bundle.tar 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解压出来的文件如下：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4182745" cy="2463165"/>
            <wp:effectExtent l="0" t="0" r="0" b="0"/>
            <wp:docPr id="15" name="图片 11" descr="https://images2015.cnblogs.com/blog/417876/201707/417876-20170712022147212-1730861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https://images2015.cnblogs.com/blog/417876/201707/417876-20170712022147212-17308610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3、安装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说明：以下命令</w:t>
      </w:r>
      <w:proofErr w:type="gramStart"/>
      <w:r>
        <w:rPr>
          <w:rFonts w:ascii="微软雅黑" w:eastAsia="微软雅黑" w:hAnsi="微软雅黑" w:cs="Helvetica"/>
          <w:color w:val="000000"/>
          <w:kern w:val="0"/>
          <w:szCs w:val="21"/>
        </w:rPr>
        <w:t>是官网提供</w:t>
      </w:r>
      <w:proofErr w:type="gramEnd"/>
      <w:r>
        <w:rPr>
          <w:rFonts w:ascii="微软雅黑" w:eastAsia="微软雅黑" w:hAnsi="微软雅黑" w:cs="Helvetica"/>
          <w:color w:val="000000"/>
          <w:kern w:val="0"/>
          <w:szCs w:val="21"/>
        </w:rPr>
        <w:t>的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16" name="图片 10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#libaio 如果系统中尚未存在库，则 可能需要安装该库：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install libaio1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#使用以下命令预配置MySQL服务器软件包：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dpkg-preconfigure mysql-community-server_*.deb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#提示：将被要求为root用户提供您的MySQL安装密码。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#注意：下面这条命令不能直接运行，应该拆开来按中括号里面以逗号分开的顺序进行安装，比如：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lastRenderedPageBreak/>
        <w:t>#sudo dpkg -i mysql-{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common,community</w:t>
      </w:r>
      <w:proofErr w:type="gramEnd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-client,client,community-server,server}_*.deb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 -i mysql-common_*.deb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 -i mysql-community-client_*.deb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 -i mysql-client_*.deb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 -i mysql-community-server_*.deb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dpkg -i mysql-server_*.deb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#如果中途被dpkg警告未满足的依赖关系 ，可以使用apt-get来修复它们，然后再运行中断的命令 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-f install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17" name="图片 9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 安装完成后和第一种方式效果上是一致的。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b/>
          <w:bCs/>
          <w:color w:val="000000"/>
          <w:kern w:val="0"/>
          <w:szCs w:val="21"/>
        </w:rPr>
        <w:t>三、通过tar.gz压缩包进行安装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以下</w:t>
      </w:r>
      <w:proofErr w:type="gramStart"/>
      <w:r>
        <w:rPr>
          <w:rFonts w:ascii="微软雅黑" w:eastAsia="微软雅黑" w:hAnsi="微软雅黑" w:cs="Helvetica"/>
          <w:color w:val="000000"/>
          <w:kern w:val="0"/>
          <w:szCs w:val="21"/>
        </w:rPr>
        <w:t>教程官网已经</w:t>
      </w:r>
      <w:proofErr w:type="gramEnd"/>
      <w:r>
        <w:rPr>
          <w:rFonts w:ascii="微软雅黑" w:eastAsia="微软雅黑" w:hAnsi="微软雅黑" w:cs="Helvetica"/>
          <w:color w:val="000000"/>
          <w:kern w:val="0"/>
          <w:szCs w:val="21"/>
        </w:rPr>
        <w:t>提供，参考：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https://dev.mysql.com/doc/refman/5.7/en/binary-installation.html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说明：这种方式是需要进行后期处理，比如开机启动服务，命令行环境变量，以及配置文件设置等。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1、下载：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 站点：</w:t>
      </w: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https://dev.mysql.com/downloads/mysql/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01870" cy="2538095"/>
            <wp:effectExtent l="0" t="0" r="0" b="0"/>
            <wp:docPr id="18" name="图片 8" descr="https://images2015.cnblogs.com/blog/417876/201707/417876-20170712044213103-1528089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https://images2015.cnblogs.com/blog/417876/201707/417876-20170712044213103-152808960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8533130" cy="2543175"/>
            <wp:effectExtent l="0" t="0" r="0" b="0"/>
            <wp:docPr id="19" name="图片 7" descr="https://images2015.cnblogs.com/blog/417876/201707/417876-20170712044249681-85156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https://images2015.cnblogs.com/blog/417876/201707/417876-20170712044249681-85156464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3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2、解压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tar zxvf mysql-5.7.18-linux-glibc2.5-x86_64.tar.gz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mv mysql-5.7.18-linux-glibc2.5-x86_64 /usr/local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ln -s /usr/local/mysql-5.7.18-linux-glibc2.5-x86_64/ /usr/local/mysql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3、安装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由于MySQL运行需要libaio1库，所以需要运行以下命令进行安装：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install libaio1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20" name="图片 6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#添加用户组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lastRenderedPageBreak/>
        <w:t>sudo groupadd mysql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#添加用户，这个用户是不能登录的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useradd -r -g mysql -s /bin/false mysql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#进入文件目录，mysql是链接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cd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/usr/local/mysql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#新建文件夹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mkdir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mysql-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files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#修改文件夹的权限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chmod 750 mysql-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files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chown -R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 .</w:t>
      </w:r>
      <w:proofErr w:type="gramEnd"/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chgrp -R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 .</w:t>
      </w:r>
      <w:proofErr w:type="gramEnd"/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#安装初始化，注意：此部最后一行会有一个初始化密码，用于root账号的首次登录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bin/mysqld --initialize --user=mysql 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#生成证书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bin/mysql_ssl_rsa_setup        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#把权限修改回来      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chown -R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root .</w:t>
      </w:r>
      <w:proofErr w:type="gramEnd"/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chown -R mysql data mysql-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files</w:t>
      </w:r>
    </w:p>
    <w:p w:rsidR="00AB783A" w:rsidRDefault="005B0139" w:rsidP="004948B7">
      <w:pPr>
        <w:widowControl/>
        <w:shd w:val="clear" w:color="auto" w:fill="F5F5F5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191135" cy="191135"/>
            <wp:effectExtent l="0" t="0" r="0" b="0"/>
            <wp:docPr id="21" name="图片 5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4、启动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#启动在后台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bin/mysqld_safe --user=mysql &amp;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lastRenderedPageBreak/>
        <w:t>5、登录测试并修改root密码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/usr/local/mysql/bin/mysql -uroot -p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提示：密码在安装初始化时最后一行的信息，里面有括号和特殊字符。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#修改root密码，每一个分号直接回车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mysql&gt; 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SET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PASSWORD = PASSWORD('新密码');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mysql&gt; ALTER USER 'root'@'localhost' PASSWORD EXPIRE NEVER;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mysql&gt; flush privileges;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#增加一个'root'@'%'账号实现远程登录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mysql&gt; grant all privileges 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on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*.*</w:t>
      </w:r>
      <w:proofErr w:type="gramEnd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to 'root'@'%' identified by '新密码' with grant option;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6、配置服务自动启动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#复制服务文件到/etc/init.d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cp /usr/local/mysql/support-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files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/mysql.server /etc/init.d/mysql.server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安装sysv-rc-conf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apt-get install sysv-rc-conf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启动sysv-rc-conf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sudo sysv-rc-conf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38165" cy="3357245"/>
            <wp:effectExtent l="0" t="0" r="0" b="0"/>
            <wp:docPr id="22" name="图片 4" descr="https://images2015.cnblogs.com/blog/417876/201707/417876-20170713030417775-1008544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https://images2015.cnblogs.com/blog/417876/201707/417876-20170713030417775-100854445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按空格键出现X，然后按Q退出。</w:t>
      </w:r>
      <w:proofErr w:type="gramStart"/>
      <w:r>
        <w:rPr>
          <w:rFonts w:ascii="微软雅黑" w:eastAsia="微软雅黑" w:hAnsi="微软雅黑" w:cs="Helvetica"/>
          <w:color w:val="000000"/>
          <w:kern w:val="0"/>
          <w:szCs w:val="21"/>
        </w:rPr>
        <w:t>重启即可</w:t>
      </w:r>
      <w:proofErr w:type="gramEnd"/>
      <w:r>
        <w:rPr>
          <w:rFonts w:ascii="微软雅黑" w:eastAsia="微软雅黑" w:hAnsi="微软雅黑" w:cs="Helvetica"/>
          <w:color w:val="000000"/>
          <w:kern w:val="0"/>
          <w:szCs w:val="21"/>
        </w:rPr>
        <w:t>。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服务的相关操作命令：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#服务状态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service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mysql.server</w:t>
      </w:r>
      <w:proofErr w:type="gramEnd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status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#服务启动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service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mysql.server</w:t>
      </w:r>
      <w:proofErr w:type="gramEnd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start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#服务停止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sudo service </w:t>
      </w:r>
      <w:proofErr w:type="gramStart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mysql.server</w:t>
      </w:r>
      <w:proofErr w:type="gramEnd"/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 stop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7、配置环境变量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在～/.profile文件的最下方加入</w:t>
      </w:r>
    </w:p>
    <w:p w:rsidR="00AB783A" w:rsidRDefault="005B0139" w:rsidP="004948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 xml:space="preserve">export 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PATH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=$</w:t>
      </w:r>
      <w:r>
        <w:rPr>
          <w:rFonts w:ascii="微软雅黑" w:eastAsia="微软雅黑" w:hAnsi="微软雅黑" w:cs="宋体"/>
          <w:color w:val="0000FF"/>
          <w:kern w:val="0"/>
          <w:sz w:val="24"/>
          <w:szCs w:val="24"/>
        </w:rPr>
        <w:t>PATH</w:t>
      </w: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:/usr/local/mysql/bin</w:t>
      </w:r>
    </w:p>
    <w:p w:rsidR="00AB783A" w:rsidRDefault="00AB783A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</w:rPr>
        <w:t>参考：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http://www.cnblogs.com/oldfish/p/5039772.html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（基于deb包的安装）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lastRenderedPageBreak/>
        <w:t>http://blog.csdn.net/lllliulin/article/details/51526569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（基于APT源的安装）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http://www.2cto.com/database/201401/273423.html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（基于APT源的安装）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https://my.oschina.net/ramboo/blog/725378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（基于二进制包安装多个MySQL）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http://blog.csdn.net/carry9148/article/details/52624990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（基于二进制包安装，有Shell脚本快速安装）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http://www.jianshu.com/p/b600c3b28bd9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（基于二进制包安装）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http://www.jianshu.com/p/90b5a749b3b0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（my.cnf）</w:t>
      </w:r>
    </w:p>
    <w:p w:rsidR="00AB783A" w:rsidRDefault="005B0139" w:rsidP="004948B7">
      <w:pPr>
        <w:widowControl/>
        <w:shd w:val="clear" w:color="auto" w:fill="FFFFFF"/>
        <w:adjustRightInd w:val="0"/>
        <w:snapToGrid w:val="0"/>
        <w:spacing w:line="360" w:lineRule="auto"/>
        <w:jc w:val="left"/>
        <w:rPr>
          <w:rFonts w:ascii="微软雅黑" w:eastAsia="微软雅黑" w:hAnsi="微软雅黑" w:cs="Helvetica"/>
          <w:color w:val="000000"/>
          <w:kern w:val="0"/>
          <w:szCs w:val="21"/>
        </w:rPr>
      </w:pPr>
      <w:r>
        <w:rPr>
          <w:rFonts w:ascii="微软雅黑" w:eastAsia="微软雅黑" w:hAnsi="微软雅黑" w:cs="Helvetica"/>
          <w:color w:val="000000"/>
          <w:kern w:val="0"/>
          <w:szCs w:val="21"/>
          <w:u w:val="single"/>
        </w:rPr>
        <w:t>http://www.fx114.net/qa-220-164752.aspx</w:t>
      </w:r>
      <w:r>
        <w:rPr>
          <w:rFonts w:ascii="微软雅黑" w:eastAsia="微软雅黑" w:hAnsi="微软雅黑" w:cs="Helvetica"/>
          <w:color w:val="000000"/>
          <w:kern w:val="0"/>
          <w:szCs w:val="21"/>
        </w:rPr>
        <w:t>（my.cnf）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b/>
          <w:bCs/>
          <w:color w:val="B32BD5"/>
          <w:kern w:val="0"/>
          <w:szCs w:val="21"/>
          <w:u w:val="single"/>
        </w:rPr>
        <w:t>Ubuntu</w:t>
      </w:r>
      <w:r>
        <w:rPr>
          <w:rFonts w:ascii="微软雅黑" w:eastAsia="微软雅黑" w:hAnsi="微软雅黑" w:cs="Tahoma"/>
          <w:b/>
          <w:bCs/>
          <w:color w:val="333333"/>
          <w:kern w:val="0"/>
          <w:szCs w:val="21"/>
        </w:rPr>
        <w:t>下设置MySQL字符集为utf8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1.mysql配置文件地址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/etc/mysql/my.cnf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2.在[mysqld]在下方添加以下代码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[mysqld]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init_connect='SET collation_connection = utf8_unicode_ci'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init_connect='SET NAMES utf8'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character-set-server=utf8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collation-server=utf8_unicode_ci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skip-character-set-client-handshake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3.重启mysql服务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sudo service mysql restart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4.检测字符集是否更新成utf8.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进入mysql，mysql -u root -p,输入show variables like '%character%' 查看字符集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+--------------------------+----------------------------+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Variable_name | Value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+--------------------------+----------------------------+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lastRenderedPageBreak/>
        <w:t>| character_set_client | utf8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character_set_connection | utf8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character_set_database | utf8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character_set_filesystem | binary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character_set_results | utf8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character_set_server | utf8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character_set_system | utf8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| character_sets_dir | /usr/share/mysql/charsets/ |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+--------------------------+--------------------------</w:t>
      </w:r>
    </w:p>
    <w:p w:rsidR="00AB783A" w:rsidRDefault="00AB783A" w:rsidP="004948B7">
      <w:pPr>
        <w:widowControl/>
        <w:pBdr>
          <w:bottom w:val="single" w:sz="6" w:space="1" w:color="00000A"/>
        </w:pBdr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b/>
          <w:color w:val="FF0000"/>
          <w:kern w:val="0"/>
          <w:szCs w:val="21"/>
        </w:rPr>
      </w:pPr>
      <w:r>
        <w:rPr>
          <w:rFonts w:ascii="微软雅黑" w:eastAsia="微软雅黑" w:hAnsi="微软雅黑" w:cs="Tahoma"/>
          <w:b/>
          <w:color w:val="FF0000"/>
          <w:kern w:val="0"/>
          <w:szCs w:val="21"/>
        </w:rPr>
        <w:t>sudo vim /etc/mysql/my.cnf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[client]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socket=/tmp/mysql.sock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default-character-set=utf8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[mysql]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#default-character-set = utf8</w:t>
      </w:r>
    </w:p>
    <w:p w:rsidR="00AB783A" w:rsidRDefault="00AB783A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[mysqld]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init_connect='SET collation_connection = utf8_unicode_ci'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init_connect='SET NAMES utf8'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character-set-server=utf8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collation-server=utf8_unicode_ci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explicit_defaults_for_timestamp=true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skip-grant-tables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#default-character-set=utf8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lastRenderedPageBreak/>
        <w:t>#character-set-server=utf8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#collation-server=utf8_general_ci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#init_connect = 'SET NAMES utf8'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basedir = /usr/local/mysql/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datadir = /usr/local/mysql/data/</w:t>
      </w:r>
    </w:p>
    <w:p w:rsidR="00AB783A" w:rsidRDefault="00AB783A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[</w:t>
      </w:r>
      <w:proofErr w:type="gramStart"/>
      <w:r>
        <w:rPr>
          <w:rFonts w:ascii="微软雅黑" w:eastAsia="微软雅黑" w:hAnsi="微软雅黑" w:cs="Tahoma"/>
          <w:color w:val="333333"/>
          <w:kern w:val="0"/>
          <w:szCs w:val="21"/>
        </w:rPr>
        <w:t>mysql.server</w:t>
      </w:r>
      <w:proofErr w:type="gramEnd"/>
      <w:r>
        <w:rPr>
          <w:rFonts w:ascii="微软雅黑" w:eastAsia="微软雅黑" w:hAnsi="微软雅黑" w:cs="Tahoma"/>
          <w:color w:val="333333"/>
          <w:kern w:val="0"/>
          <w:szCs w:val="21"/>
        </w:rPr>
        <w:t>]</w:t>
      </w:r>
    </w:p>
    <w:p w:rsidR="00AB783A" w:rsidRDefault="005B0139" w:rsidP="004948B7">
      <w:pPr>
        <w:widowControl/>
        <w:pBdr>
          <w:bottom w:val="single" w:sz="6" w:space="1" w:color="00000A"/>
        </w:pBdr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#default-character-set = utf8</w:t>
      </w:r>
    </w:p>
    <w:p w:rsidR="00AB783A" w:rsidRDefault="00AB783A" w:rsidP="004948B7">
      <w:pPr>
        <w:widowControl/>
        <w:pBdr>
          <w:bottom w:val="single" w:sz="6" w:space="1" w:color="00000A"/>
        </w:pBdr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[CMD]</w:t>
      </w: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service mysql start</w:t>
      </w:r>
    </w:p>
    <w:p w:rsidR="00AB783A" w:rsidRDefault="00AB783A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5B0139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  <w:r>
        <w:rPr>
          <w:rFonts w:ascii="微软雅黑" w:eastAsia="微软雅黑" w:hAnsi="微软雅黑" w:cs="Tahoma"/>
          <w:color w:val="333333"/>
          <w:kern w:val="0"/>
          <w:szCs w:val="21"/>
        </w:rPr>
        <w:t>mysql&gt; show variables like 'char%';</w:t>
      </w:r>
    </w:p>
    <w:p w:rsidR="00AB783A" w:rsidRDefault="00AB783A" w:rsidP="004948B7">
      <w:pPr>
        <w:widowControl/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AB783A" w:rsidP="004948B7">
      <w:pPr>
        <w:widowControl/>
        <w:pBdr>
          <w:bottom w:val="single" w:sz="6" w:space="1" w:color="00000A"/>
        </w:pBdr>
        <w:shd w:val="clear" w:color="auto" w:fill="FAFAFC"/>
        <w:adjustRightInd w:val="0"/>
        <w:snapToGrid w:val="0"/>
        <w:spacing w:line="360" w:lineRule="auto"/>
        <w:rPr>
          <w:rFonts w:ascii="微软雅黑" w:eastAsia="微软雅黑" w:hAnsi="微软雅黑" w:cs="Tahoma"/>
          <w:color w:val="333333"/>
          <w:kern w:val="0"/>
          <w:szCs w:val="21"/>
        </w:rPr>
      </w:pPr>
    </w:p>
    <w:p w:rsidR="00AB783A" w:rsidRDefault="005B0139" w:rsidP="004948B7">
      <w:pPr>
        <w:pStyle w:val="1"/>
        <w:adjustRightInd w:val="0"/>
        <w:snapToGrid w:val="0"/>
        <w:spacing w:beforeAutospacing="0" w:afterAutospacing="0" w:line="360" w:lineRule="auto"/>
        <w:jc w:val="center"/>
        <w:rPr>
          <w:rFonts w:ascii="微软雅黑" w:eastAsia="微软雅黑" w:hAnsi="微软雅黑" w:cs="Arial"/>
          <w:color w:val="333333"/>
          <w:sz w:val="24"/>
        </w:rPr>
      </w:pPr>
      <w:r>
        <w:rPr>
          <w:rFonts w:ascii="微软雅黑" w:eastAsia="微软雅黑" w:hAnsi="微软雅黑" w:cs="Arial"/>
          <w:color w:val="333333"/>
          <w:sz w:val="24"/>
        </w:rPr>
        <w:t>MySQL5.7更改密码时出现ERROR 1054 (42S22)</w:t>
      </w:r>
    </w:p>
    <w:p w:rsidR="00AB783A" w:rsidRDefault="005B0139" w:rsidP="004948B7">
      <w:pPr>
        <w:pStyle w:val="1"/>
        <w:adjustRightInd w:val="0"/>
        <w:snapToGrid w:val="0"/>
        <w:spacing w:beforeAutospacing="0" w:afterAutospacing="0" w:line="360" w:lineRule="auto"/>
        <w:jc w:val="center"/>
        <w:rPr>
          <w:rFonts w:ascii="微软雅黑" w:eastAsia="微软雅黑" w:hAnsi="微软雅黑" w:cs="Arial"/>
          <w:color w:val="333333"/>
          <w:sz w:val="24"/>
        </w:rPr>
      </w:pPr>
      <w:r>
        <w:rPr>
          <w:rFonts w:ascii="微软雅黑" w:eastAsia="微软雅黑" w:hAnsi="微软雅黑" w:cs="Arial"/>
          <w:color w:val="333333"/>
          <w:sz w:val="24"/>
        </w:rPr>
        <w:t>Unknown column 'password' in 'field list'</w:t>
      </w:r>
    </w:p>
    <w:p w:rsidR="00AB783A" w:rsidRDefault="005B0139" w:rsidP="004948B7">
      <w:pPr>
        <w:pStyle w:val="1"/>
        <w:adjustRightInd w:val="0"/>
        <w:snapToGrid w:val="0"/>
        <w:spacing w:beforeAutospacing="0" w:afterAutospacing="0" w:line="360" w:lineRule="auto"/>
        <w:jc w:val="center"/>
        <w:rPr>
          <w:rFonts w:ascii="微软雅黑" w:eastAsia="微软雅黑" w:hAnsi="微软雅黑" w:cs="Arial"/>
          <w:color w:val="333333"/>
          <w:sz w:val="18"/>
          <w:szCs w:val="54"/>
        </w:rPr>
      </w:pPr>
      <w:r>
        <w:rPr>
          <w:rFonts w:ascii="微软雅黑" w:eastAsia="微软雅黑" w:hAnsi="微软雅黑" w:cs="Arial"/>
          <w:color w:val="333333"/>
          <w:sz w:val="18"/>
          <w:szCs w:val="54"/>
        </w:rPr>
        <w:t>https://blog.csdn.net/u010603691/article/details/50379282</w:t>
      </w:r>
    </w:p>
    <w:p w:rsidR="00AB783A" w:rsidRDefault="005B0139" w:rsidP="004948B7">
      <w:pPr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33333"/>
          <w:szCs w:val="21"/>
        </w:rPr>
        <w:t xml:space="preserve">新安装的MySQL5.7，登录时提示密码错误，安装的时候并没有更改密码，后来通过免密码登录的方式更改密码，输入update mysql.user  set password=password('root') where user='root'时提示ERROR 1054 (42S22): Unknown column 'password' in 'field list'，原来是mysql数据库下已经没有password这个字段了，password字段改成了 </w:t>
      </w:r>
    </w:p>
    <w:p w:rsidR="00AB783A" w:rsidRDefault="005B0139" w:rsidP="004948B7">
      <w:pPr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33333"/>
          <w:szCs w:val="21"/>
        </w:rPr>
        <w:t>authentication_string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33333"/>
          <w:szCs w:val="21"/>
        </w:rPr>
        <w:t>所以更改语句替换为</w:t>
      </w:r>
      <w:r>
        <w:rPr>
          <w:rFonts w:ascii="微软雅黑" w:eastAsia="微软雅黑" w:hAnsi="微软雅黑" w:cs="Arial"/>
          <w:color w:val="3F3F3F"/>
          <w:szCs w:val="21"/>
        </w:rPr>
        <w:t>update mysql.user set authentication_string=password('root') where user='root' ;即可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4F4F4F"/>
          <w:szCs w:val="21"/>
        </w:rPr>
      </w:pPr>
      <w:r>
        <w:rPr>
          <w:rFonts w:ascii="微软雅黑" w:eastAsia="微软雅黑" w:hAnsi="微软雅黑" w:cs="Arial"/>
          <w:color w:val="3F3F3F"/>
          <w:szCs w:val="21"/>
        </w:rPr>
        <w:lastRenderedPageBreak/>
        <w:t>我的系统版本如下：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4F4F4F"/>
          <w:szCs w:val="21"/>
        </w:rPr>
      </w:pPr>
      <w:r>
        <w:rPr>
          <w:noProof/>
        </w:rPr>
        <w:drawing>
          <wp:inline distT="0" distB="0" distL="0" distR="0">
            <wp:extent cx="3726815" cy="25908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4F4F4F"/>
          <w:szCs w:val="21"/>
        </w:rPr>
      </w:pPr>
      <w:r>
        <w:rPr>
          <w:rFonts w:ascii="微软雅黑" w:eastAsia="微软雅黑" w:hAnsi="微软雅黑" w:cs="Arial"/>
          <w:color w:val="3F3F3F"/>
          <w:szCs w:val="21"/>
        </w:rPr>
        <w:t>完整的更改MySQL密码的方式如下：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4F4F4F"/>
          <w:szCs w:val="21"/>
        </w:rPr>
      </w:pPr>
      <w:r>
        <w:rPr>
          <w:rFonts w:ascii="微软雅黑" w:eastAsia="微软雅黑" w:hAnsi="微软雅黑" w:cs="Arial"/>
          <w:color w:val="3F3F3F"/>
          <w:szCs w:val="21"/>
        </w:rPr>
        <w:t>1、vim /etc/my.cnf 加入skip-grant-tables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5274310" cy="276098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33333"/>
          <w:szCs w:val="21"/>
        </w:rPr>
        <w:t xml:space="preserve">2、重启MySQL， /etc/init.d/mysqld restart 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5274310" cy="39624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33333"/>
          <w:szCs w:val="21"/>
        </w:rPr>
        <w:t>3、终端输入 mysql 直接登录MySQL数据库，然后use mysql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5274310" cy="1500505"/>
            <wp:effectExtent l="0" t="0" r="0" b="0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6710"/>
            <wp:effectExtent l="0" t="0" r="0" b="0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677035"/>
            <wp:effectExtent l="0" t="0" r="0" b="0"/>
            <wp:docPr id="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F3F3F"/>
          <w:szCs w:val="21"/>
          <w:highlight w:val="green"/>
        </w:rPr>
      </w:pPr>
      <w:del w:id="1" w:author="Unknown">
        <w:r>
          <w:rPr>
            <w:rFonts w:ascii="微软雅黑" w:eastAsia="微软雅黑" w:hAnsi="微软雅黑" w:cs="Arial"/>
            <w:color w:val="333333"/>
            <w:szCs w:val="21"/>
          </w:rPr>
          <w:delText>4、</w:delText>
        </w:r>
        <w:r>
          <w:rPr>
            <w:rFonts w:ascii="微软雅黑" w:eastAsia="微软雅黑" w:hAnsi="微软雅黑" w:cs="Arial"/>
            <w:color w:val="3F3F3F"/>
            <w:szCs w:val="21"/>
            <w:shd w:val="clear" w:color="auto" w:fill="F3FFEC"/>
          </w:rPr>
          <w:delText>update mysql.user set authentication_string=password('root') where user='root' ;</w:delText>
        </w:r>
      </w:del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noProof/>
        </w:rPr>
        <w:drawing>
          <wp:inline distT="0" distB="0" distL="0" distR="0">
            <wp:extent cx="5274310" cy="346710"/>
            <wp:effectExtent l="0" t="0" r="0" b="0"/>
            <wp:docPr id="2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F3F3F"/>
          <w:szCs w:val="21"/>
          <w:shd w:val="clear" w:color="auto" w:fill="F3FFEC"/>
        </w:rPr>
        <w:t xml:space="preserve">mysql5.7更改密码应该采用命令 </w:t>
      </w:r>
      <w:r>
        <w:rPr>
          <w:rStyle w:val="HTML1"/>
          <w:rFonts w:ascii="微软雅黑" w:eastAsia="微软雅黑" w:hAnsi="微软雅黑"/>
          <w:color w:val="3F3F3F"/>
          <w:sz w:val="19"/>
          <w:szCs w:val="19"/>
          <w:shd w:val="clear" w:color="auto" w:fill="F3FFEC"/>
        </w:rPr>
        <w:t>ALTER USER 'root'@'localhost'IDENTIFIED BY '********'其中密码的命名规则有所改变，详见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Style w:val="HTML1"/>
          <w:rFonts w:ascii="微软雅黑" w:eastAsia="微软雅黑" w:hAnsi="微软雅黑"/>
          <w:color w:val="3F3F3F"/>
          <w:sz w:val="19"/>
          <w:szCs w:val="19"/>
          <w:shd w:val="clear" w:color="auto" w:fill="F3FFEC"/>
        </w:rPr>
        <w:t>http://blog.csdn.net/u010603691/article/details/50541979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F3F3F"/>
          <w:szCs w:val="21"/>
          <w:shd w:val="clear" w:color="auto" w:fill="F3FFEC"/>
        </w:rPr>
        <w:t>5、编辑my.cnf文件删掉skip-grant-tables 这一行，然后重启MySQL，/etc/init.d/mysqld restart，否则MySQL仍能免密码登录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333333"/>
          <w:szCs w:val="21"/>
        </w:rPr>
      </w:pPr>
      <w:r>
        <w:rPr>
          <w:rFonts w:ascii="微软雅黑" w:eastAsia="微软雅黑" w:hAnsi="微软雅黑" w:cs="Arial"/>
          <w:color w:val="3F3F3F"/>
          <w:szCs w:val="21"/>
          <w:shd w:val="clear" w:color="auto" w:fill="F3FFEC"/>
        </w:rPr>
        <w:t>6、mysql -u root -p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 w:cs="Arial"/>
          <w:color w:val="4F4F4F"/>
          <w:szCs w:val="21"/>
        </w:rPr>
      </w:pPr>
      <w:r>
        <w:rPr>
          <w:rFonts w:ascii="微软雅黑" w:eastAsia="微软雅黑" w:hAnsi="微软雅黑" w:cs="Arial"/>
          <w:color w:val="3F3F3F"/>
          <w:szCs w:val="21"/>
        </w:rPr>
        <w:t>然后输入密码即可登录MySQL数据库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677035"/>
            <wp:effectExtent l="0" t="0" r="0" b="0"/>
            <wp:docPr id="3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链接地址：</w:t>
      </w:r>
    </w:p>
    <w:p w:rsidR="00AB783A" w:rsidRDefault="00AB783A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https://www.cnblogs.com/EasonJim/p/7147787.html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https://www.linuxidc.com/Linux/2016-04/129765.htm</w:t>
      </w:r>
    </w:p>
    <w:p w:rsidR="00AB783A" w:rsidRDefault="00AB783A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</w:p>
    <w:p w:rsidR="00AB783A" w:rsidRDefault="00AB783A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show variables like 'char%';</w:t>
      </w:r>
    </w:p>
    <w:p w:rsidR="00AB783A" w:rsidRDefault="00BF38EC" w:rsidP="004948B7">
      <w:pPr>
        <w:shd w:val="clear" w:color="auto" w:fill="F3FFEC"/>
        <w:adjustRightInd w:val="0"/>
        <w:snapToGrid w:val="0"/>
        <w:spacing w:line="360" w:lineRule="auto"/>
      </w:pPr>
      <w:hyperlink r:id="rId27">
        <w:r w:rsidR="005B0139">
          <w:rPr>
            <w:rStyle w:val="Internet"/>
            <w:rFonts w:ascii="微软雅黑" w:eastAsia="微软雅黑" w:hAnsi="微软雅黑"/>
          </w:rPr>
          <w:t>https://blog.csdn.net/u010603691/article/details/50379282</w:t>
        </w:r>
      </w:hyperlink>
    </w:p>
    <w:p w:rsidR="00AB783A" w:rsidRDefault="00AB783A" w:rsidP="004948B7">
      <w:pPr>
        <w:pBdr>
          <w:bottom w:val="single" w:sz="2" w:space="2" w:color="000000"/>
        </w:pBdr>
        <w:shd w:val="clear" w:color="auto" w:fill="F3FFEC"/>
        <w:adjustRightInd w:val="0"/>
        <w:snapToGrid w:val="0"/>
        <w:spacing w:line="360" w:lineRule="auto"/>
        <w:rPr>
          <w:rFonts w:ascii="微软雅黑" w:eastAsia="微软雅黑" w:hAnsi="微软雅黑"/>
        </w:rPr>
      </w:pP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rPr>
          <w:rFonts w:ascii="微软雅黑" w:eastAsia="微软雅黑" w:hAnsi="微软雅黑"/>
        </w:rPr>
        <w:t>Python3安装MySQLdb类库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python</w:t>
      </w:r>
      <w:r>
        <w:t>版本</w:t>
      </w:r>
      <w:r>
        <w:t xml:space="preserve">  python3.4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系统</w:t>
      </w:r>
      <w:r>
        <w:t xml:space="preserve">  Ubuntu14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Mysql5.6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在安装</w:t>
      </w:r>
      <w:r>
        <w:t>mysqlclient</w:t>
      </w:r>
      <w:r>
        <w:t>之前你需要先安装</w:t>
      </w:r>
      <w:r>
        <w:t xml:space="preserve">  Ubuntu</w:t>
      </w:r>
      <w:r>
        <w:t>系统所需要的依赖包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sudo apt-get install python-dev python3-dev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然后安装</w:t>
      </w:r>
      <w:r>
        <w:t>connector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sudo apt-get install libmysqlclient-dev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pip3 install mysqlclient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然后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import MySQLdb</w:t>
      </w:r>
    </w:p>
    <w:p w:rsidR="00AB783A" w:rsidRDefault="005B0139" w:rsidP="004948B7">
      <w:pPr>
        <w:shd w:val="clear" w:color="auto" w:fill="F3FFEC"/>
        <w:adjustRightInd w:val="0"/>
        <w:snapToGrid w:val="0"/>
        <w:spacing w:line="360" w:lineRule="auto"/>
      </w:pPr>
      <w:r>
        <w:t>然后就可以连上</w:t>
      </w:r>
      <w:r>
        <w:t>mysql</w:t>
      </w:r>
      <w:r>
        <w:t>了</w:t>
      </w:r>
    </w:p>
    <w:p w:rsidR="00AB783A" w:rsidRDefault="00AB783A" w:rsidP="004948B7">
      <w:pPr>
        <w:shd w:val="clear" w:color="auto" w:fill="F3FFEC"/>
        <w:adjustRightInd w:val="0"/>
        <w:snapToGrid w:val="0"/>
        <w:spacing w:line="360" w:lineRule="auto"/>
      </w:pPr>
    </w:p>
    <w:sectPr w:rsidR="00AB783A">
      <w:footerReference w:type="default" r:id="rId28"/>
      <w:pgSz w:w="11906" w:h="16838"/>
      <w:pgMar w:top="1440" w:right="1800" w:bottom="1440" w:left="1800" w:header="0" w:footer="992" w:gutter="0"/>
      <w:cols w:space="720"/>
      <w:formProt w:val="0"/>
      <w:docGrid w:type="lines" w:linePitch="312" w:charSpace="593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463C" w:rsidRDefault="0011463C">
      <w:r>
        <w:separator/>
      </w:r>
    </w:p>
  </w:endnote>
  <w:endnote w:type="continuationSeparator" w:id="0">
    <w:p w:rsidR="0011463C" w:rsidRDefault="00114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155425"/>
      <w:docPartObj>
        <w:docPartGallery w:val="Page Numbers (Bottom of Page)"/>
        <w:docPartUnique/>
      </w:docPartObj>
    </w:sdtPr>
    <w:sdtContent>
      <w:p w:rsidR="00AB783A" w:rsidRDefault="005B0139">
        <w:pPr>
          <w:pStyle w:val="a7"/>
          <w:jc w:val="center"/>
        </w:pPr>
        <w:r>
          <w:rPr>
            <w:rFonts w:ascii="微软雅黑" w:eastAsia="微软雅黑" w:hAnsi="微软雅黑"/>
            <w:sz w:val="22"/>
          </w:rPr>
          <w:fldChar w:fldCharType="begin"/>
        </w:r>
        <w:r>
          <w:rPr>
            <w:rFonts w:ascii="微软雅黑" w:eastAsia="微软雅黑" w:hAnsi="微软雅黑"/>
            <w:sz w:val="22"/>
          </w:rPr>
          <w:instrText>PAGE</w:instrText>
        </w:r>
        <w:r>
          <w:rPr>
            <w:rFonts w:ascii="微软雅黑" w:eastAsia="微软雅黑" w:hAnsi="微软雅黑"/>
            <w:sz w:val="22"/>
          </w:rPr>
          <w:fldChar w:fldCharType="separate"/>
        </w:r>
        <w:r>
          <w:rPr>
            <w:rFonts w:ascii="微软雅黑" w:eastAsia="微软雅黑" w:hAnsi="微软雅黑"/>
            <w:sz w:val="22"/>
          </w:rPr>
          <w:t>19</w:t>
        </w:r>
        <w:r>
          <w:rPr>
            <w:rFonts w:ascii="微软雅黑" w:eastAsia="微软雅黑" w:hAnsi="微软雅黑"/>
            <w:sz w:val="22"/>
          </w:rPr>
          <w:fldChar w:fldCharType="end"/>
        </w:r>
      </w:p>
    </w:sdtContent>
  </w:sdt>
  <w:p w:rsidR="00AB783A" w:rsidRDefault="00AB783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463C" w:rsidRDefault="0011463C">
      <w:r>
        <w:separator/>
      </w:r>
    </w:p>
  </w:footnote>
  <w:footnote w:type="continuationSeparator" w:id="0">
    <w:p w:rsidR="0011463C" w:rsidRDefault="001146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3A"/>
    <w:rsid w:val="0011463C"/>
    <w:rsid w:val="00474D12"/>
    <w:rsid w:val="004948B7"/>
    <w:rsid w:val="005B0139"/>
    <w:rsid w:val="00AB783A"/>
    <w:rsid w:val="00BF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FE7413-F81E-45AD-974C-318AFC8CC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</w:rPr>
  </w:style>
  <w:style w:type="paragraph" w:styleId="1">
    <w:name w:val="heading 1"/>
    <w:basedOn w:val="a"/>
    <w:link w:val="10"/>
    <w:uiPriority w:val="9"/>
    <w:qFormat/>
    <w:rsid w:val="00682AE0"/>
    <w:pPr>
      <w:widowControl/>
      <w:spacing w:beforeAutospacing="1" w:afterAutospacing="1"/>
      <w:jc w:val="left"/>
      <w:outlineLvl w:val="0"/>
    </w:pPr>
    <w:rPr>
      <w:rFonts w:ascii="宋体" w:eastAsia="宋体" w:hAnsi="宋体" w:cs="宋体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682AE0"/>
    <w:rPr>
      <w:rFonts w:ascii="宋体" w:eastAsia="宋体" w:hAnsi="宋体" w:cs="宋体"/>
      <w:b/>
      <w:bCs/>
      <w:kern w:val="2"/>
      <w:sz w:val="48"/>
      <w:szCs w:val="48"/>
    </w:rPr>
  </w:style>
  <w:style w:type="character" w:customStyle="1" w:styleId="Internet">
    <w:name w:val="Internet 链接"/>
    <w:basedOn w:val="a0"/>
    <w:uiPriority w:val="99"/>
    <w:unhideWhenUsed/>
    <w:rsid w:val="00682AE0"/>
    <w:rPr>
      <w:color w:val="0000FF"/>
      <w:u w:val="single"/>
    </w:rPr>
  </w:style>
  <w:style w:type="character" w:styleId="a3">
    <w:name w:val="Strong"/>
    <w:basedOn w:val="a0"/>
    <w:uiPriority w:val="22"/>
    <w:qFormat/>
    <w:rsid w:val="00682AE0"/>
    <w:rPr>
      <w:b/>
      <w:bCs/>
    </w:rPr>
  </w:style>
  <w:style w:type="character" w:customStyle="1" w:styleId="HTML">
    <w:name w:val="HTML 预设格式 字符"/>
    <w:basedOn w:val="a0"/>
    <w:link w:val="HTML0"/>
    <w:uiPriority w:val="99"/>
    <w:semiHidden/>
    <w:qFormat/>
    <w:rsid w:val="00682AE0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  <w:rsid w:val="00682AE0"/>
  </w:style>
  <w:style w:type="character" w:customStyle="1" w:styleId="diggnum">
    <w:name w:val="diggnum"/>
    <w:basedOn w:val="a0"/>
    <w:qFormat/>
    <w:rsid w:val="00682AE0"/>
  </w:style>
  <w:style w:type="character" w:customStyle="1" w:styleId="a4">
    <w:name w:val="批注框文本 字符"/>
    <w:basedOn w:val="a0"/>
    <w:link w:val="a5"/>
    <w:uiPriority w:val="99"/>
    <w:semiHidden/>
    <w:qFormat/>
    <w:rsid w:val="00682AE0"/>
    <w:rPr>
      <w:sz w:val="18"/>
      <w:szCs w:val="18"/>
    </w:rPr>
  </w:style>
  <w:style w:type="character" w:customStyle="1" w:styleId="a6">
    <w:name w:val="页脚 字符"/>
    <w:basedOn w:val="a0"/>
    <w:link w:val="a7"/>
    <w:uiPriority w:val="99"/>
    <w:qFormat/>
    <w:rsid w:val="003E664D"/>
    <w:rPr>
      <w:sz w:val="18"/>
      <w:szCs w:val="18"/>
    </w:rPr>
  </w:style>
  <w:style w:type="character" w:customStyle="1" w:styleId="Char">
    <w:name w:val="页脚 Char"/>
    <w:basedOn w:val="a0"/>
    <w:uiPriority w:val="99"/>
    <w:qFormat/>
    <w:rsid w:val="003E664D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qFormat/>
    <w:rsid w:val="00E06CB2"/>
    <w:rPr>
      <w:rFonts w:ascii="宋体" w:eastAsia="宋体" w:hAnsi="宋体" w:cs="宋体"/>
      <w:sz w:val="24"/>
      <w:szCs w:val="24"/>
    </w:rPr>
  </w:style>
  <w:style w:type="character" w:customStyle="1" w:styleId="time">
    <w:name w:val="time"/>
    <w:basedOn w:val="a0"/>
    <w:qFormat/>
    <w:rsid w:val="00E06CB2"/>
  </w:style>
  <w:style w:type="character" w:customStyle="1" w:styleId="read-count">
    <w:name w:val="read-count"/>
    <w:basedOn w:val="a0"/>
    <w:qFormat/>
    <w:rsid w:val="00E06CB2"/>
  </w:style>
  <w:style w:type="character" w:customStyle="1" w:styleId="tags-box">
    <w:name w:val="tags-box"/>
    <w:basedOn w:val="a0"/>
    <w:qFormat/>
    <w:rsid w:val="00E06CB2"/>
  </w:style>
  <w:style w:type="character" w:customStyle="1" w:styleId="label">
    <w:name w:val="label"/>
    <w:basedOn w:val="a0"/>
    <w:qFormat/>
    <w:rsid w:val="00E06CB2"/>
  </w:style>
  <w:style w:type="character" w:customStyle="1" w:styleId="articleinfoclick">
    <w:name w:val="article_info_click"/>
    <w:basedOn w:val="a0"/>
    <w:qFormat/>
    <w:rsid w:val="00E06CB2"/>
  </w:style>
  <w:style w:type="character" w:customStyle="1" w:styleId="a8">
    <w:name w:val="特别强调"/>
    <w:qFormat/>
    <w:rPr>
      <w:b/>
      <w:bCs/>
    </w:rPr>
  </w:style>
  <w:style w:type="character" w:styleId="a9">
    <w:name w:val="Emphasis"/>
    <w:qFormat/>
    <w:rPr>
      <w:i/>
      <w:iCs/>
    </w:rPr>
  </w:style>
  <w:style w:type="paragraph" w:customStyle="1" w:styleId="aa">
    <w:name w:val="标题样式"/>
    <w:basedOn w:val="a"/>
    <w:next w:val="ab"/>
    <w:qFormat/>
    <w:pPr>
      <w:keepNext/>
      <w:spacing w:before="240" w:after="120"/>
    </w:pPr>
    <w:rPr>
      <w:rFonts w:ascii="Liberation Sans" w:eastAsia="Noto Sans CJK SC Regular" w:hAnsi="Liberation Sans" w:cs="Noto Sans CJK SC Regular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e">
    <w:name w:val="索引"/>
    <w:basedOn w:val="a"/>
    <w:qFormat/>
    <w:pPr>
      <w:suppressLineNumbers/>
    </w:pPr>
  </w:style>
  <w:style w:type="paragraph" w:styleId="af">
    <w:name w:val="Normal (Web)"/>
    <w:basedOn w:val="a"/>
    <w:uiPriority w:val="99"/>
    <w:semiHidden/>
    <w:unhideWhenUsed/>
    <w:qFormat/>
    <w:rsid w:val="00682AE0"/>
    <w:pPr>
      <w:widowControl/>
      <w:spacing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682A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a4"/>
    <w:uiPriority w:val="99"/>
    <w:semiHidden/>
    <w:unhideWhenUsed/>
    <w:qFormat/>
    <w:rsid w:val="00682AE0"/>
    <w:rPr>
      <w:sz w:val="18"/>
      <w:szCs w:val="18"/>
    </w:rPr>
  </w:style>
  <w:style w:type="paragraph" w:styleId="af0">
    <w:name w:val="header"/>
    <w:basedOn w:val="a"/>
    <w:uiPriority w:val="99"/>
    <w:unhideWhenUsed/>
    <w:rsid w:val="003E664D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6"/>
    <w:uiPriority w:val="99"/>
    <w:unhideWhenUsed/>
    <w:rsid w:val="003E66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wmf"/><Relationship Id="rId3" Type="http://schemas.openxmlformats.org/officeDocument/2006/relationships/webSettings" Target="webSettings.xml"/><Relationship Id="rId21" Type="http://schemas.openxmlformats.org/officeDocument/2006/relationships/image" Target="media/image16.wmf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image" Target="media/image20.w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w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wmf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wmf"/><Relationship Id="rId27" Type="http://schemas.openxmlformats.org/officeDocument/2006/relationships/hyperlink" Target="https://blog.csdn.net/u010603691/article/details/5037928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1293</Words>
  <Characters>7372</Characters>
  <Application>Microsoft Office Word</Application>
  <DocSecurity>0</DocSecurity>
  <Lines>61</Lines>
  <Paragraphs>17</Paragraphs>
  <ScaleCrop>false</ScaleCrop>
  <Company>wimxt.com</Company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China</cp:lastModifiedBy>
  <cp:revision>1</cp:revision>
  <dcterms:created xsi:type="dcterms:W3CDTF">2018-08-28T03:01:00Z</dcterms:created>
  <dcterms:modified xsi:type="dcterms:W3CDTF">2018-12-01T07:46:00Z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wimxt.com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